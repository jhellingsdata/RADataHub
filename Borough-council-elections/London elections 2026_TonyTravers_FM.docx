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E9DA" w14:textId="4430F22C" w:rsidR="004B4177" w:rsidRDefault="004B4177">
      <w:pPr>
        <w:pStyle w:val="Heading1"/>
        <w:jc w:val="both"/>
        <w:rPr>
          <w:ins w:id="0" w:author="Finn McEvoy" w:date="2026-04-02T11:35:00Z" w16du:dateUtc="2026-04-02T10:35:00Z"/>
        </w:rPr>
        <w:pPrChange w:id="1" w:author="Finn McEvoy" w:date="2026-04-02T11:35:00Z" w16du:dateUtc="2026-04-02T10:35:00Z">
          <w:pPr>
            <w:jc w:val="both"/>
          </w:pPr>
        </w:pPrChange>
      </w:pPr>
      <w:ins w:id="2" w:author="Finn McEvoy" w:date="2026-04-02T11:35:00Z">
        <w:r w:rsidRPr="004B4177">
          <w:t>What are the key election issues in London</w:t>
        </w:r>
      </w:ins>
    </w:p>
    <w:p w14:paraId="6456DA1A" w14:textId="46D3EA00" w:rsidR="0035246A" w:rsidRDefault="0007590A" w:rsidP="0007590A">
      <w:pPr>
        <w:jc w:val="both"/>
      </w:pPr>
      <w:r>
        <w:t xml:space="preserve">The 2026 London elections promise dramatic shifts in political control.  As British voting becomes increasingly fragmented between five parties (six in Wales and Scotland), many boroughs are likely to face a move from Labour or </w:t>
      </w:r>
      <w:r w:rsidR="008B3204">
        <w:t xml:space="preserve">the </w:t>
      </w:r>
      <w:r>
        <w:t>Conservative</w:t>
      </w:r>
      <w:r w:rsidR="008B3204">
        <w:t>s</w:t>
      </w:r>
      <w:r>
        <w:t xml:space="preserve"> to ‘no overall control’</w:t>
      </w:r>
      <w:r w:rsidR="00C30126">
        <w:t xml:space="preserve"> (NOC)</w:t>
      </w:r>
      <w:r w:rsidR="008B3204">
        <w:t>,</w:t>
      </w:r>
      <w:r>
        <w:t xml:space="preserve"> or </w:t>
      </w:r>
      <w:r w:rsidR="008B3204">
        <w:t>in some cases to be won outright by</w:t>
      </w:r>
      <w:r>
        <w:t xml:space="preserve"> Reform or the Greens.  </w:t>
      </w:r>
    </w:p>
    <w:p w14:paraId="2511A49B" w14:textId="73932A8D" w:rsidR="0007590A" w:rsidRDefault="0007590A" w:rsidP="0007590A">
      <w:pPr>
        <w:jc w:val="both"/>
      </w:pPr>
      <w:r>
        <w:t xml:space="preserve">London boroughs hold all-out elections every four years.  In 2022, Labour won </w:t>
      </w:r>
      <w:r w:rsidR="00676B61">
        <w:t>twenty-one</w:t>
      </w:r>
      <w:r>
        <w:t xml:space="preserve"> councils, the Conservatives</w:t>
      </w:r>
      <w:r w:rsidR="00676B61">
        <w:t xml:space="preserve"> five, the Liberal Democrats three, Aspire (a Tower Hamlets party) one, while two were left </w:t>
      </w:r>
      <w:r w:rsidR="00C30126">
        <w:t>as NOC</w:t>
      </w:r>
      <w:r w:rsidR="00676B61">
        <w:t>.  London has not always been a ‘Labour city’.  Until the late-1990s, the Conservatives, Labour and the Liberal Democrats generally won a similar vote share in London as across Britain as a whole.   Wh</w:t>
      </w:r>
      <w:r w:rsidR="008B3204">
        <w:t>ereas</w:t>
      </w:r>
      <w:r w:rsidR="00676B61">
        <w:t xml:space="preserve"> regions such as the </w:t>
      </w:r>
      <w:proofErr w:type="gramStart"/>
      <w:r w:rsidR="00676B61">
        <w:t>North East</w:t>
      </w:r>
      <w:proofErr w:type="gramEnd"/>
      <w:r w:rsidR="00676B61">
        <w:t xml:space="preserve"> and </w:t>
      </w:r>
      <w:proofErr w:type="gramStart"/>
      <w:r w:rsidR="00676B61">
        <w:t>South East</w:t>
      </w:r>
      <w:proofErr w:type="gramEnd"/>
      <w:r w:rsidR="00676B61">
        <w:t xml:space="preserve"> generally had</w:t>
      </w:r>
      <w:r w:rsidR="00BD0B82">
        <w:t>, respectively,</w:t>
      </w:r>
      <w:r w:rsidR="00676B61">
        <w:t xml:space="preserve"> above</w:t>
      </w:r>
      <w:r w:rsidR="008B3204">
        <w:t>-</w:t>
      </w:r>
      <w:r w:rsidR="00676B61">
        <w:t xml:space="preserve">average Labour or Conservative vote shares, </w:t>
      </w:r>
      <w:r w:rsidR="008B3204">
        <w:t xml:space="preserve">across the city as a whole </w:t>
      </w:r>
      <w:r w:rsidR="00676B61">
        <w:t xml:space="preserve">London saw the </w:t>
      </w:r>
      <w:r w:rsidR="008B3204">
        <w:t xml:space="preserve">two </w:t>
      </w:r>
      <w:r w:rsidR="00676B61">
        <w:t>major p</w:t>
      </w:r>
      <w:r w:rsidR="008B3204">
        <w:t>arties winning similar vote shares over time.</w:t>
      </w:r>
    </w:p>
    <w:p w14:paraId="246BD90D" w14:textId="77777777" w:rsidR="008B3204" w:rsidRDefault="00676B61" w:rsidP="0007590A">
      <w:pPr>
        <w:jc w:val="both"/>
      </w:pPr>
      <w:r>
        <w:t>From 1997 onwards, Labour has performed better in London than nationally while the Conservatives have seen their position worsen.  Changing demographics – London voters a</w:t>
      </w:r>
      <w:r w:rsidR="00BD0B82">
        <w:t>re</w:t>
      </w:r>
      <w:r>
        <w:t xml:space="preserve"> on average younger and are more likely to be from a minority – explains </w:t>
      </w:r>
      <w:r w:rsidR="008B3204">
        <w:t xml:space="preserve">at least </w:t>
      </w:r>
      <w:r>
        <w:t>part of th</w:t>
      </w:r>
      <w:r w:rsidR="008B3204">
        <w:t>is</w:t>
      </w:r>
      <w:r>
        <w:t xml:space="preserve"> leftwards-shift</w:t>
      </w:r>
      <w:r w:rsidR="008B3204">
        <w:t>, though issues such as Brexit may also have affected voting intentions.</w:t>
      </w:r>
    </w:p>
    <w:p w14:paraId="6BE8BA94" w14:textId="77777777" w:rsidR="008B3204" w:rsidRDefault="008B3204" w:rsidP="0007590A">
      <w:pPr>
        <w:jc w:val="both"/>
        <w:rPr>
          <w:ins w:id="3" w:author="Finn McEvoy" w:date="2026-04-02T11:37:00Z" w16du:dateUtc="2026-04-02T10:37:00Z"/>
        </w:rPr>
      </w:pPr>
      <w:r>
        <w:t xml:space="preserve">London elections are brilliantly chronicled by the Greater London Authority and its predecessor institutions in a series of books. These can be found at: </w:t>
      </w:r>
      <w:hyperlink r:id="rId5" w:history="1">
        <w:r w:rsidRPr="009559DE">
          <w:rPr>
            <w:rStyle w:val="Hyperlink"/>
          </w:rPr>
          <w:t>https://data.london.gov.uk/elections/</w:t>
        </w:r>
      </w:hyperlink>
      <w:r>
        <w:t xml:space="preserve">.  The outcome of every ward election all the way back to 1964 can be found.  In recent years, much detailed analysis has been published alongside the data.  </w:t>
      </w:r>
    </w:p>
    <w:p w14:paraId="7D95EB1B" w14:textId="5E13683C" w:rsidR="004B4177" w:rsidRDefault="004B4177" w:rsidP="0007590A">
      <w:pPr>
        <w:jc w:val="both"/>
        <w:rPr>
          <w:ins w:id="4" w:author="Finn McEvoy" w:date="2026-04-02T11:37:00Z" w16du:dateUtc="2026-04-02T10:37:00Z"/>
        </w:rPr>
      </w:pPr>
      <w:ins w:id="5" w:author="Finn McEvoy" w:date="2026-04-02T11:37:00Z" w16du:dateUtc="2026-04-02T10:37:00Z">
        <w:r>
          <w:t>Figure 1: Past election results</w:t>
        </w:r>
      </w:ins>
    </w:p>
    <w:p w14:paraId="213E16FA" w14:textId="083C134B" w:rsidR="004B4177" w:rsidRDefault="004B4177">
      <w:pPr>
        <w:ind w:firstLine="720"/>
        <w:jc w:val="both"/>
        <w:rPr>
          <w:ins w:id="6" w:author="Finn McEvoy" w:date="2026-04-02T11:37:00Z" w16du:dateUtc="2026-04-02T10:37:00Z"/>
        </w:rPr>
        <w:pPrChange w:id="7" w:author="Finn McEvoy" w:date="2026-04-02T11:38:00Z" w16du:dateUtc="2026-04-02T10:38:00Z">
          <w:pPr>
            <w:jc w:val="both"/>
          </w:pPr>
        </w:pPrChange>
      </w:pPr>
      <w:ins w:id="8" w:author="Finn McEvoy" w:date="2026-04-02T11:38:00Z" w16du:dateUtc="2026-04-02T10:38:00Z">
        <w:r>
          <w:t xml:space="preserve">TODO: </w:t>
        </w:r>
      </w:ins>
      <w:ins w:id="9" w:author="Finn McEvoy" w:date="2026-04-02T11:37:00Z" w16du:dateUtc="2026-04-02T10:37:00Z">
        <w:r>
          <w:t xml:space="preserve">INTERACTIVE MAP. </w:t>
        </w:r>
      </w:ins>
      <w:ins w:id="10" w:author="Finn McEvoy" w:date="2026-04-02T11:38:00Z" w16du:dateUtc="2026-04-02T10:38:00Z">
        <w:r>
          <w:t>LOCAL ELECTION RESULTS AT WARD LEVEL BY ELECTION.</w:t>
        </w:r>
      </w:ins>
    </w:p>
    <w:p w14:paraId="64AE2B17" w14:textId="34E71CFE" w:rsidR="004B4177" w:rsidRDefault="004B4177" w:rsidP="0007590A">
      <w:pPr>
        <w:jc w:val="both"/>
        <w:rPr>
          <w:ins w:id="11" w:author="Finn McEvoy" w:date="2026-04-02T11:37:00Z" w16du:dateUtc="2026-04-02T10:37:00Z"/>
        </w:rPr>
      </w:pPr>
      <w:ins w:id="12" w:author="Finn McEvoy" w:date="2026-04-02T11:37:00Z" w16du:dateUtc="2026-04-02T10:37:00Z">
        <w:r>
          <w:t>Source: Greater London Authority (1964-2022)</w:t>
        </w:r>
      </w:ins>
    </w:p>
    <w:p w14:paraId="7ECC630F" w14:textId="77777777" w:rsidR="004B4177" w:rsidRDefault="004B4177" w:rsidP="0007590A">
      <w:pPr>
        <w:jc w:val="both"/>
      </w:pPr>
    </w:p>
    <w:p w14:paraId="6965C031" w14:textId="44FBEED2" w:rsidR="004B4177" w:rsidRDefault="004B4177">
      <w:pPr>
        <w:pStyle w:val="Heading2"/>
        <w:jc w:val="both"/>
        <w:pPrChange w:id="13" w:author="Finn McEvoy" w:date="2026-04-02T11:36:00Z" w16du:dateUtc="2026-04-02T10:36:00Z">
          <w:pPr>
            <w:jc w:val="both"/>
          </w:pPr>
        </w:pPrChange>
      </w:pPr>
      <w:ins w:id="14" w:author="Finn McEvoy" w:date="2026-04-02T11:36:00Z" w16du:dateUtc="2026-04-02T10:36:00Z">
        <w:r>
          <w:t>What does polling suggest?</w:t>
        </w:r>
      </w:ins>
    </w:p>
    <w:p w14:paraId="2C2AACC6" w14:textId="2CBC10F1" w:rsidR="006326BD" w:rsidRDefault="006326BD" w:rsidP="0007590A">
      <w:pPr>
        <w:jc w:val="both"/>
      </w:pPr>
      <w:r>
        <w:t xml:space="preserve">Vote shares for the parties in the 2022 borough elections and in recent opinion polls are shown in the table below.  The 2026 polling is derived from YouGov voting intention results but using a six-week average in recognition of the relatively small sample size at the regional level.   What is clear is that Labour have lost about a third of their 2022 voters, </w:t>
      </w:r>
      <w:r>
        <w:lastRenderedPageBreak/>
        <w:t>with the Conservatives also doing worse</w:t>
      </w:r>
      <w:r w:rsidR="007F14D4">
        <w:t xml:space="preserve"> than in the last elections.  Both the Greens and Reform have seen a large increase in their voting numbers.</w:t>
      </w:r>
    </w:p>
    <w:p w14:paraId="4A0BD751" w14:textId="77777777" w:rsidR="006326BD" w:rsidRPr="006326BD" w:rsidRDefault="006326BD" w:rsidP="0007590A">
      <w:pPr>
        <w:jc w:val="both"/>
        <w:rPr>
          <w:b/>
          <w:bCs/>
        </w:rPr>
      </w:pPr>
    </w:p>
    <w:tbl>
      <w:tblPr>
        <w:tblStyle w:val="TableGrid"/>
        <w:tblW w:w="0" w:type="auto"/>
        <w:tblLook w:val="04A0" w:firstRow="1" w:lastRow="0" w:firstColumn="1" w:lastColumn="0" w:noHBand="0" w:noVBand="1"/>
      </w:tblPr>
      <w:tblGrid>
        <w:gridCol w:w="2254"/>
        <w:gridCol w:w="2254"/>
        <w:gridCol w:w="2254"/>
        <w:gridCol w:w="2254"/>
      </w:tblGrid>
      <w:tr w:rsidR="006326BD" w:rsidRPr="006326BD" w14:paraId="2A2CEF07" w14:textId="77777777" w:rsidTr="00B5323D">
        <w:tc>
          <w:tcPr>
            <w:tcW w:w="9016" w:type="dxa"/>
            <w:gridSpan w:val="4"/>
          </w:tcPr>
          <w:p w14:paraId="2A0202AA" w14:textId="5FEAD78D" w:rsidR="006326BD" w:rsidRPr="006326BD" w:rsidRDefault="006326BD" w:rsidP="006326BD">
            <w:pPr>
              <w:jc w:val="center"/>
              <w:rPr>
                <w:b/>
                <w:bCs/>
              </w:rPr>
            </w:pPr>
            <w:r w:rsidRPr="006326BD">
              <w:rPr>
                <w:b/>
                <w:bCs/>
              </w:rPr>
              <w:t>Vote share</w:t>
            </w:r>
            <w:r>
              <w:rPr>
                <w:b/>
                <w:bCs/>
              </w:rPr>
              <w:t xml:space="preserve"> (%)</w:t>
            </w:r>
            <w:r w:rsidRPr="006326BD">
              <w:rPr>
                <w:b/>
                <w:bCs/>
              </w:rPr>
              <w:t>, London boroughs, 2022 and 2026</w:t>
            </w:r>
          </w:p>
        </w:tc>
      </w:tr>
      <w:tr w:rsidR="006326BD" w14:paraId="79C2FAD5" w14:textId="77777777" w:rsidTr="006326BD">
        <w:tc>
          <w:tcPr>
            <w:tcW w:w="2254" w:type="dxa"/>
          </w:tcPr>
          <w:p w14:paraId="6350DD50" w14:textId="77777777" w:rsidR="006326BD" w:rsidRDefault="006326BD" w:rsidP="0007590A">
            <w:pPr>
              <w:jc w:val="both"/>
            </w:pPr>
          </w:p>
        </w:tc>
        <w:tc>
          <w:tcPr>
            <w:tcW w:w="2254" w:type="dxa"/>
          </w:tcPr>
          <w:p w14:paraId="304728AB" w14:textId="09BB3583" w:rsidR="006326BD" w:rsidRDefault="006326BD" w:rsidP="006326BD">
            <w:pPr>
              <w:jc w:val="center"/>
            </w:pPr>
            <w:r>
              <w:t>2022 (result)</w:t>
            </w:r>
          </w:p>
        </w:tc>
        <w:tc>
          <w:tcPr>
            <w:tcW w:w="2254" w:type="dxa"/>
          </w:tcPr>
          <w:p w14:paraId="34F00376" w14:textId="482EB32D" w:rsidR="006326BD" w:rsidRDefault="006326BD" w:rsidP="006326BD">
            <w:pPr>
              <w:jc w:val="center"/>
            </w:pPr>
            <w:r>
              <w:t>2026 (polls)</w:t>
            </w:r>
          </w:p>
        </w:tc>
        <w:tc>
          <w:tcPr>
            <w:tcW w:w="2254" w:type="dxa"/>
          </w:tcPr>
          <w:p w14:paraId="76C18973" w14:textId="2BF7B427" w:rsidR="006326BD" w:rsidRDefault="006326BD" w:rsidP="006326BD">
            <w:pPr>
              <w:jc w:val="center"/>
            </w:pPr>
            <w:r>
              <w:t>Change</w:t>
            </w:r>
          </w:p>
        </w:tc>
      </w:tr>
      <w:tr w:rsidR="006326BD" w14:paraId="0A61EAA0" w14:textId="77777777" w:rsidTr="006326BD">
        <w:tc>
          <w:tcPr>
            <w:tcW w:w="2254" w:type="dxa"/>
          </w:tcPr>
          <w:p w14:paraId="481DB989" w14:textId="3DA55360" w:rsidR="006326BD" w:rsidRDefault="006326BD" w:rsidP="0007590A">
            <w:pPr>
              <w:jc w:val="both"/>
            </w:pPr>
            <w:r>
              <w:t>Conservatives</w:t>
            </w:r>
          </w:p>
        </w:tc>
        <w:tc>
          <w:tcPr>
            <w:tcW w:w="2254" w:type="dxa"/>
          </w:tcPr>
          <w:p w14:paraId="376395DC" w14:textId="24E0E1C4" w:rsidR="006326BD" w:rsidRDefault="006326BD" w:rsidP="006326BD">
            <w:pPr>
              <w:jc w:val="center"/>
            </w:pPr>
            <w:r>
              <w:t>26</w:t>
            </w:r>
          </w:p>
        </w:tc>
        <w:tc>
          <w:tcPr>
            <w:tcW w:w="2254" w:type="dxa"/>
          </w:tcPr>
          <w:p w14:paraId="0278F1A4" w14:textId="07261579" w:rsidR="006326BD" w:rsidRDefault="006326BD" w:rsidP="006326BD">
            <w:pPr>
              <w:jc w:val="center"/>
            </w:pPr>
            <w:r>
              <w:t>19</w:t>
            </w:r>
          </w:p>
        </w:tc>
        <w:tc>
          <w:tcPr>
            <w:tcW w:w="2254" w:type="dxa"/>
          </w:tcPr>
          <w:p w14:paraId="74DAD673" w14:textId="2BEAA54C" w:rsidR="006326BD" w:rsidRDefault="006326BD" w:rsidP="006326BD">
            <w:pPr>
              <w:jc w:val="center"/>
            </w:pPr>
            <w:r>
              <w:t>-7</w:t>
            </w:r>
          </w:p>
        </w:tc>
      </w:tr>
      <w:tr w:rsidR="006326BD" w14:paraId="10E12028" w14:textId="77777777" w:rsidTr="006326BD">
        <w:tc>
          <w:tcPr>
            <w:tcW w:w="2254" w:type="dxa"/>
          </w:tcPr>
          <w:p w14:paraId="6972B571" w14:textId="12ABD7B2" w:rsidR="006326BD" w:rsidRDefault="006326BD" w:rsidP="0007590A">
            <w:pPr>
              <w:jc w:val="both"/>
            </w:pPr>
            <w:r>
              <w:t>Labour</w:t>
            </w:r>
          </w:p>
        </w:tc>
        <w:tc>
          <w:tcPr>
            <w:tcW w:w="2254" w:type="dxa"/>
          </w:tcPr>
          <w:p w14:paraId="70A7AE87" w14:textId="16582361" w:rsidR="006326BD" w:rsidRDefault="006326BD" w:rsidP="006326BD">
            <w:pPr>
              <w:jc w:val="center"/>
            </w:pPr>
            <w:r>
              <w:t>42</w:t>
            </w:r>
          </w:p>
        </w:tc>
        <w:tc>
          <w:tcPr>
            <w:tcW w:w="2254" w:type="dxa"/>
          </w:tcPr>
          <w:p w14:paraId="6BDF6242" w14:textId="126837A3" w:rsidR="006326BD" w:rsidRDefault="006326BD" w:rsidP="006326BD">
            <w:pPr>
              <w:jc w:val="center"/>
            </w:pPr>
            <w:r>
              <w:t>26</w:t>
            </w:r>
          </w:p>
        </w:tc>
        <w:tc>
          <w:tcPr>
            <w:tcW w:w="2254" w:type="dxa"/>
          </w:tcPr>
          <w:p w14:paraId="73C9697F" w14:textId="3B7EEC47" w:rsidR="006326BD" w:rsidRDefault="006326BD" w:rsidP="006326BD">
            <w:pPr>
              <w:jc w:val="center"/>
            </w:pPr>
            <w:r>
              <w:t>-16</w:t>
            </w:r>
          </w:p>
        </w:tc>
      </w:tr>
      <w:tr w:rsidR="006326BD" w14:paraId="0393AA63" w14:textId="77777777" w:rsidTr="006326BD">
        <w:tc>
          <w:tcPr>
            <w:tcW w:w="2254" w:type="dxa"/>
          </w:tcPr>
          <w:p w14:paraId="279B4B1E" w14:textId="38D850D5" w:rsidR="006326BD" w:rsidRDefault="006326BD" w:rsidP="0007590A">
            <w:pPr>
              <w:jc w:val="both"/>
            </w:pPr>
            <w:r>
              <w:t>Liberal Democrats</w:t>
            </w:r>
          </w:p>
        </w:tc>
        <w:tc>
          <w:tcPr>
            <w:tcW w:w="2254" w:type="dxa"/>
          </w:tcPr>
          <w:p w14:paraId="0B9D744D" w14:textId="3B276C53" w:rsidR="006326BD" w:rsidRDefault="006326BD" w:rsidP="006326BD">
            <w:pPr>
              <w:jc w:val="center"/>
            </w:pPr>
            <w:r>
              <w:t>14</w:t>
            </w:r>
          </w:p>
        </w:tc>
        <w:tc>
          <w:tcPr>
            <w:tcW w:w="2254" w:type="dxa"/>
          </w:tcPr>
          <w:p w14:paraId="32835C81" w14:textId="67C9875C" w:rsidR="006326BD" w:rsidRDefault="006326BD" w:rsidP="006326BD">
            <w:pPr>
              <w:jc w:val="center"/>
            </w:pPr>
            <w:r>
              <w:t>12</w:t>
            </w:r>
          </w:p>
        </w:tc>
        <w:tc>
          <w:tcPr>
            <w:tcW w:w="2254" w:type="dxa"/>
          </w:tcPr>
          <w:p w14:paraId="748092FB" w14:textId="6AAC5539" w:rsidR="006326BD" w:rsidRDefault="006326BD" w:rsidP="006326BD">
            <w:pPr>
              <w:jc w:val="center"/>
            </w:pPr>
            <w:r>
              <w:t>-2</w:t>
            </w:r>
          </w:p>
        </w:tc>
      </w:tr>
      <w:tr w:rsidR="006326BD" w14:paraId="5ADFEB48" w14:textId="77777777" w:rsidTr="006326BD">
        <w:tc>
          <w:tcPr>
            <w:tcW w:w="2254" w:type="dxa"/>
          </w:tcPr>
          <w:p w14:paraId="52FC4D8A" w14:textId="322D14C4" w:rsidR="006326BD" w:rsidRDefault="006326BD" w:rsidP="0007590A">
            <w:pPr>
              <w:jc w:val="both"/>
            </w:pPr>
            <w:r>
              <w:t>Greens</w:t>
            </w:r>
          </w:p>
        </w:tc>
        <w:tc>
          <w:tcPr>
            <w:tcW w:w="2254" w:type="dxa"/>
          </w:tcPr>
          <w:p w14:paraId="34377C1A" w14:textId="513F1D1B" w:rsidR="006326BD" w:rsidRDefault="006326BD" w:rsidP="006326BD">
            <w:pPr>
              <w:jc w:val="center"/>
            </w:pPr>
            <w:r>
              <w:t>12</w:t>
            </w:r>
          </w:p>
        </w:tc>
        <w:tc>
          <w:tcPr>
            <w:tcW w:w="2254" w:type="dxa"/>
          </w:tcPr>
          <w:p w14:paraId="4FA0CA89" w14:textId="7A560B27" w:rsidR="006326BD" w:rsidRDefault="006326BD" w:rsidP="006326BD">
            <w:pPr>
              <w:jc w:val="center"/>
            </w:pPr>
            <w:r>
              <w:t>26</w:t>
            </w:r>
          </w:p>
        </w:tc>
        <w:tc>
          <w:tcPr>
            <w:tcW w:w="2254" w:type="dxa"/>
          </w:tcPr>
          <w:p w14:paraId="6686C27C" w14:textId="263C43C0" w:rsidR="006326BD" w:rsidRDefault="006326BD" w:rsidP="006326BD">
            <w:pPr>
              <w:jc w:val="center"/>
            </w:pPr>
            <w:r>
              <w:t>+14</w:t>
            </w:r>
          </w:p>
        </w:tc>
      </w:tr>
      <w:tr w:rsidR="006326BD" w14:paraId="67BFA029" w14:textId="77777777" w:rsidTr="006326BD">
        <w:tc>
          <w:tcPr>
            <w:tcW w:w="2254" w:type="dxa"/>
          </w:tcPr>
          <w:p w14:paraId="5B5219FF" w14:textId="02900F91" w:rsidR="006326BD" w:rsidRDefault="006326BD" w:rsidP="0007590A">
            <w:pPr>
              <w:jc w:val="both"/>
            </w:pPr>
            <w:r>
              <w:t>Reform</w:t>
            </w:r>
          </w:p>
        </w:tc>
        <w:tc>
          <w:tcPr>
            <w:tcW w:w="2254" w:type="dxa"/>
          </w:tcPr>
          <w:p w14:paraId="77BC3A9A" w14:textId="7D4C6EF2" w:rsidR="006326BD" w:rsidRDefault="006326BD" w:rsidP="006326BD">
            <w:pPr>
              <w:jc w:val="center"/>
            </w:pPr>
            <w:r>
              <w:t>0</w:t>
            </w:r>
          </w:p>
        </w:tc>
        <w:tc>
          <w:tcPr>
            <w:tcW w:w="2254" w:type="dxa"/>
          </w:tcPr>
          <w:p w14:paraId="0B212687" w14:textId="05638CAE" w:rsidR="006326BD" w:rsidRDefault="006326BD" w:rsidP="006326BD">
            <w:pPr>
              <w:jc w:val="center"/>
            </w:pPr>
            <w:r>
              <w:t>15</w:t>
            </w:r>
          </w:p>
        </w:tc>
        <w:tc>
          <w:tcPr>
            <w:tcW w:w="2254" w:type="dxa"/>
          </w:tcPr>
          <w:p w14:paraId="11CFB0D5" w14:textId="2314D695" w:rsidR="006326BD" w:rsidRDefault="006326BD" w:rsidP="006326BD">
            <w:pPr>
              <w:jc w:val="center"/>
            </w:pPr>
            <w:r>
              <w:t>+15</w:t>
            </w:r>
          </w:p>
        </w:tc>
      </w:tr>
      <w:tr w:rsidR="006326BD" w14:paraId="2EC45EDE" w14:textId="77777777" w:rsidTr="006326BD">
        <w:tc>
          <w:tcPr>
            <w:tcW w:w="2254" w:type="dxa"/>
          </w:tcPr>
          <w:p w14:paraId="72B929B4" w14:textId="784EC3A4" w:rsidR="006326BD" w:rsidRDefault="006326BD" w:rsidP="0007590A">
            <w:pPr>
              <w:jc w:val="both"/>
            </w:pPr>
            <w:r>
              <w:t>Others</w:t>
            </w:r>
          </w:p>
        </w:tc>
        <w:tc>
          <w:tcPr>
            <w:tcW w:w="2254" w:type="dxa"/>
          </w:tcPr>
          <w:p w14:paraId="4481DEBE" w14:textId="78492775" w:rsidR="006326BD" w:rsidRDefault="006326BD" w:rsidP="006326BD">
            <w:pPr>
              <w:jc w:val="center"/>
            </w:pPr>
            <w:r>
              <w:t>6</w:t>
            </w:r>
          </w:p>
        </w:tc>
        <w:tc>
          <w:tcPr>
            <w:tcW w:w="2254" w:type="dxa"/>
          </w:tcPr>
          <w:p w14:paraId="454AFEB5" w14:textId="57189E6A" w:rsidR="006326BD" w:rsidRDefault="006326BD" w:rsidP="006326BD">
            <w:pPr>
              <w:jc w:val="center"/>
            </w:pPr>
            <w:r>
              <w:t>2</w:t>
            </w:r>
          </w:p>
        </w:tc>
        <w:tc>
          <w:tcPr>
            <w:tcW w:w="2254" w:type="dxa"/>
          </w:tcPr>
          <w:p w14:paraId="691A3DDE" w14:textId="43CE1FA0" w:rsidR="006326BD" w:rsidRDefault="006326BD" w:rsidP="006326BD">
            <w:pPr>
              <w:jc w:val="center"/>
            </w:pPr>
            <w:r>
              <w:t>-4</w:t>
            </w:r>
          </w:p>
        </w:tc>
      </w:tr>
    </w:tbl>
    <w:p w14:paraId="3E4F8759" w14:textId="43501A5D" w:rsidR="00676B61" w:rsidRDefault="00676B61" w:rsidP="0007590A">
      <w:pPr>
        <w:jc w:val="both"/>
      </w:pPr>
      <w:r>
        <w:t xml:space="preserve">  </w:t>
      </w:r>
    </w:p>
    <w:p w14:paraId="245DF62F" w14:textId="26C4EC4E" w:rsidR="007F14D4" w:rsidRDefault="007F14D4" w:rsidP="0007590A">
      <w:pPr>
        <w:jc w:val="both"/>
      </w:pPr>
      <w:r>
        <w:t xml:space="preserve">If these polling numbers prove predictive, there will be substantial changes in the number of seats won by at least four of the five parties shown.  Labour </w:t>
      </w:r>
      <w:r w:rsidR="002162A4">
        <w:t xml:space="preserve">(who </w:t>
      </w:r>
      <w:r w:rsidR="00420EF5">
        <w:t xml:space="preserve">won 1156 seats in 2022) </w:t>
      </w:r>
      <w:r>
        <w:t xml:space="preserve">could lose several hundred </w:t>
      </w:r>
      <w:r w:rsidR="00420EF5">
        <w:t>this year</w:t>
      </w:r>
      <w:r>
        <w:t xml:space="preserve">, meaning they would risk losing control of boroughs such as Camden, Islington, Hackney, </w:t>
      </w:r>
      <w:r w:rsidR="00B626FE">
        <w:t xml:space="preserve">Haringey, </w:t>
      </w:r>
      <w:r>
        <w:t>Lewisham, Southwark, Greenwich, Newham and Barking &amp; Dagenham</w:t>
      </w:r>
      <w:r w:rsidR="00B626FE">
        <w:t xml:space="preserve"> because of a Green surge</w:t>
      </w:r>
      <w:r>
        <w:t>.  Given Labour’s large majorities in most of these boroughs, they may still end up as the largest party but would need to work with smaller parties to govern.  It is hard to see Labour being particularly enthusiastic about doing deals with the Greens, but not impossible.  The Greens have hopes of winning mayoral positions in Hackney and Lewisham.</w:t>
      </w:r>
    </w:p>
    <w:p w14:paraId="503156CB" w14:textId="7D3CCC19" w:rsidR="00420EF5" w:rsidRDefault="007F14D4" w:rsidP="0007590A">
      <w:pPr>
        <w:jc w:val="both"/>
      </w:pPr>
      <w:r>
        <w:t>The Conservatives</w:t>
      </w:r>
      <w:r w:rsidR="00B626FE">
        <w:t>’</w:t>
      </w:r>
      <w:r>
        <w:t xml:space="preserve"> position is marginally less bad.  Having won their smallest-ever total of seats in 2022 (404), it looks likely they will lose more this year.  Bexley and Bromley could well be lost to Reform or </w:t>
      </w:r>
      <w:r w:rsidR="00C30126">
        <w:t>NOC</w:t>
      </w:r>
      <w:r>
        <w:t>.  On the other hand, the anti-Labour sentiment could help the Conservatives win back Wandsworth, Westminster and/or Barnet.  The party could</w:t>
      </w:r>
      <w:r w:rsidR="00420EF5">
        <w:t xml:space="preserve"> conceivably</w:t>
      </w:r>
      <w:r>
        <w:t xml:space="preserve"> lose seats</w:t>
      </w:r>
      <w:r w:rsidR="00420EF5">
        <w:t xml:space="preserve"> and win control of more councils.</w:t>
      </w:r>
    </w:p>
    <w:p w14:paraId="2514F9D6" w14:textId="77777777" w:rsidR="00B626FE" w:rsidRDefault="00420EF5" w:rsidP="0007590A">
      <w:pPr>
        <w:jc w:val="both"/>
      </w:pPr>
      <w:r>
        <w:t>The Greens</w:t>
      </w:r>
      <w:r w:rsidR="00B626FE">
        <w:t xml:space="preserve"> will hope to do well in the boroughs where Labour are under threat (as outlined above) but may also win seats in Richmond and Kingston (from the Liberal Democrats), plus odd ones in Croydon, Westminster, Barnet and Greenwich.  Reform’s best hopes of winning control of boroughs are in Bexley, Havering and Barking &amp; Dagenham, though they will probably also win seats in Bromley, Croydon, Sutton, Hillingdon and Barnet.  </w:t>
      </w:r>
    </w:p>
    <w:p w14:paraId="09E4E860" w14:textId="77777777" w:rsidR="002162A4" w:rsidRDefault="00B626FE" w:rsidP="0007590A">
      <w:pPr>
        <w:jc w:val="both"/>
      </w:pPr>
      <w:r>
        <w:t xml:space="preserve">It thus appears likely there will be </w:t>
      </w:r>
      <w:r w:rsidR="00C30126">
        <w:t xml:space="preserve">more NOC </w:t>
      </w:r>
      <w:r w:rsidR="002162A4">
        <w:t>councils</w:t>
      </w:r>
      <w:r w:rsidR="00C30126">
        <w:t xml:space="preserve"> than in any London </w:t>
      </w:r>
      <w:r w:rsidR="002162A4">
        <w:t xml:space="preserve">borough </w:t>
      </w:r>
      <w:r w:rsidR="00C30126">
        <w:t xml:space="preserve">elections in history.  </w:t>
      </w:r>
      <w:r w:rsidR="002162A4">
        <w:t xml:space="preserve">Fragmentation of voting between five parties makes precise predictions very difficult.  In some wards there will be three or four parties with relatively similar vote shares, meaning that a tiny number of votes will determine who wins.  </w:t>
      </w:r>
      <w:r w:rsidR="00C30126">
        <w:t xml:space="preserve"> </w:t>
      </w:r>
      <w:r>
        <w:t xml:space="preserve"> </w:t>
      </w:r>
    </w:p>
    <w:p w14:paraId="26CA63FB" w14:textId="7DB7A940" w:rsidR="002162A4" w:rsidRDefault="002162A4" w:rsidP="0007590A">
      <w:pPr>
        <w:jc w:val="both"/>
        <w:rPr>
          <w:ins w:id="15" w:author="Finn McEvoy" w:date="2026-04-02T11:36:00Z" w16du:dateUtc="2026-04-02T10:36:00Z"/>
        </w:rPr>
      </w:pPr>
      <w:r>
        <w:t xml:space="preserve">Of course, not all parties are competitive in all boroughs.  There will be traditional two-party competition between the Conservatives and Labour in Wandsworth, Westminster, </w:t>
      </w:r>
      <w:r>
        <w:lastRenderedPageBreak/>
        <w:t xml:space="preserve">Barnet, Enfield and Hillingdon.  But in other boroughs, notably Camden, Hackney and Lambeth the two-party struggle will see Labour fighting the Greens.  In Bexley and Bromley, the Conservatives face a Reform threat, while in Richmond and Kingston, the Liberal Democrats may face </w:t>
      </w:r>
      <w:proofErr w:type="gramStart"/>
      <w:r>
        <w:t>Green</w:t>
      </w:r>
      <w:proofErr w:type="gramEnd"/>
      <w:r>
        <w:t xml:space="preserve"> insurgency.</w:t>
      </w:r>
    </w:p>
    <w:p w14:paraId="66010715" w14:textId="4BF185C9" w:rsidR="004B4177" w:rsidRDefault="004B4177" w:rsidP="004B4177">
      <w:pPr>
        <w:pStyle w:val="Heading2"/>
        <w:rPr>
          <w:ins w:id="16" w:author="Finn McEvoy" w:date="2026-04-02T11:36:00Z" w16du:dateUtc="2026-04-02T10:36:00Z"/>
        </w:rPr>
      </w:pPr>
      <w:ins w:id="17" w:author="Finn McEvoy" w:date="2026-04-02T11:36:00Z" w16du:dateUtc="2026-04-02T10:36:00Z">
        <w:r>
          <w:t>What are the most important local issues?</w:t>
        </w:r>
      </w:ins>
    </w:p>
    <w:p w14:paraId="28BB441A" w14:textId="77777777" w:rsidR="004B4177" w:rsidRDefault="004B4177" w:rsidP="0007590A">
      <w:pPr>
        <w:jc w:val="both"/>
      </w:pPr>
    </w:p>
    <w:p w14:paraId="22F2F802" w14:textId="77777777" w:rsidR="00BF6327" w:rsidRDefault="002162A4" w:rsidP="0007590A">
      <w:pPr>
        <w:jc w:val="both"/>
      </w:pPr>
      <w:r>
        <w:t xml:space="preserve">These are local elections about issues such as street cleaning, libraries, social care and potholes.  But national and international issues will have a profound impact.  Labour will be a few weeks away from having been in power </w:t>
      </w:r>
      <w:r w:rsidR="00BF6327">
        <w:t xml:space="preserve">with a large majority </w:t>
      </w:r>
      <w:r>
        <w:t>for two years</w:t>
      </w:r>
      <w:r w:rsidR="00BF6327">
        <w:t xml:space="preserve"> at the national level: they are in mid-term, when voters in many democracies turn away from incumbents.  Issues such as Palestine and the Middle East conflict will swing votes in several boroughs, and not always in the same direction.  Tower Hamlets has a different political orientation altogether, with a borough-based party won in 2022.</w:t>
      </w:r>
    </w:p>
    <w:p w14:paraId="3087E13A" w14:textId="50014B65" w:rsidR="00FA65D9" w:rsidRDefault="00BF6327" w:rsidP="0007590A">
      <w:pPr>
        <w:jc w:val="both"/>
      </w:pPr>
      <w:r>
        <w:t xml:space="preserve">The media have made much of the way May’s elections in London, other English councils, Scotland and Wales may determine the fate of prime minister Sir Keir Starmer and Opposition leader Kemi Badenoch. If Labour lose over 1000 council seats </w:t>
      </w:r>
      <w:proofErr w:type="gramStart"/>
      <w:r>
        <w:t>and also</w:t>
      </w:r>
      <w:proofErr w:type="gramEnd"/>
      <w:r>
        <w:t xml:space="preserve"> do badly in the Scottish Parliament and the Welsh Senedd elections, Starmer’s enemies may strike.  Similarly, if the Conservatives lose seats and councils, questions will be raised about Badenoch’s capacity to win.  However, expectations are so low for Labour and the Conservatives that even a significantly bad result for the two legacy parties may already be factored in.  </w:t>
      </w:r>
      <w:r w:rsidR="00FA65D9">
        <w:t>It is more likely that Badenoch and Starmer will survive than not.</w:t>
      </w:r>
    </w:p>
    <w:p w14:paraId="0A1CFBD7" w14:textId="269C0DC6" w:rsidR="003C0B6F" w:rsidRDefault="00FA65D9" w:rsidP="0007590A">
      <w:pPr>
        <w:jc w:val="both"/>
      </w:pPr>
      <w:r>
        <w:t>The British sub-national elections of 2026 will</w:t>
      </w:r>
      <w:r w:rsidR="003C0B6F">
        <w:t xml:space="preserve"> be</w:t>
      </w:r>
      <w:r>
        <w:t xml:space="preserve"> the most interesting of modern times.  We will learn about the extent to which the challenger parties, Reform and the Greens</w:t>
      </w:r>
      <w:r w:rsidR="003C0B6F">
        <w:t>,</w:t>
      </w:r>
      <w:r>
        <w:t xml:space="preserve"> can inflict damage in the former dominant Conservatives and Labour.  The Liberal Democrats appear to have lost their role as the main repository of protest votes</w:t>
      </w:r>
      <w:r w:rsidR="003C0B6F">
        <w:t xml:space="preserve"> </w:t>
      </w:r>
      <w:r>
        <w:t xml:space="preserve">but may win Merton from Labour as a consolation prize.  </w:t>
      </w:r>
    </w:p>
    <w:p w14:paraId="57081737" w14:textId="0B49B272" w:rsidR="00FA65D9" w:rsidRDefault="003C0B6F" w:rsidP="0007590A">
      <w:pPr>
        <w:jc w:val="both"/>
        <w:rPr>
          <w:ins w:id="18" w:author="Finn McEvoy" w:date="2026-04-02T11:35:00Z" w16du:dateUtc="2026-04-02T10:35:00Z"/>
        </w:rPr>
      </w:pPr>
      <w:r>
        <w:t xml:space="preserve">London politics matters to the political parties because there are 75 MPs in the city.  Labour has hitherto depended on the capital as a rock-solid source of Parliamentary strength.  After the votes are counted. Labour are likely to have to think long and hard as to whether they have taken London for granted and now risk, as in Reform-curious areas, being ejected from their safest boroughs and seats.  At its simplest, there are few, if any, safe seats left in British politics.  </w:t>
      </w:r>
      <w:r w:rsidR="00FA65D9">
        <w:t xml:space="preserve"> </w:t>
      </w:r>
    </w:p>
    <w:p w14:paraId="104B26C1" w14:textId="77777777" w:rsidR="004B4177" w:rsidRDefault="004B4177" w:rsidP="004B4177">
      <w:pPr>
        <w:jc w:val="both"/>
        <w:rPr>
          <w:ins w:id="19" w:author="Finn McEvoy" w:date="2026-04-02T11:35:00Z" w16du:dateUtc="2026-04-02T10:35:00Z"/>
        </w:rPr>
      </w:pPr>
      <w:ins w:id="20" w:author="Finn McEvoy" w:date="2026-04-02T11:35:00Z" w16du:dateUtc="2026-04-02T10:35:00Z">
        <w:r>
          <w:t>Author: Tony Travers</w:t>
        </w:r>
      </w:ins>
    </w:p>
    <w:p w14:paraId="77FED3EF" w14:textId="77777777" w:rsidR="004B4177" w:rsidRDefault="004B4177" w:rsidP="0007590A">
      <w:pPr>
        <w:jc w:val="both"/>
      </w:pPr>
    </w:p>
    <w:p w14:paraId="35A45E05" w14:textId="66E7862B" w:rsidR="002162A4" w:rsidRDefault="00BF6327" w:rsidP="0007590A">
      <w:pPr>
        <w:jc w:val="both"/>
      </w:pPr>
      <w:r>
        <w:t xml:space="preserve">   </w:t>
      </w:r>
    </w:p>
    <w:p w14:paraId="2395CC37" w14:textId="3D6A64A8" w:rsidR="007F14D4" w:rsidRDefault="002162A4" w:rsidP="0007590A">
      <w:pPr>
        <w:jc w:val="both"/>
      </w:pPr>
      <w:r>
        <w:t xml:space="preserve"> </w:t>
      </w:r>
      <w:r w:rsidR="00420EF5">
        <w:t xml:space="preserve"> </w:t>
      </w:r>
      <w:r w:rsidR="007F14D4">
        <w:t xml:space="preserve">   </w:t>
      </w:r>
    </w:p>
    <w:sectPr w:rsidR="007F1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nn McEvoy">
    <w15:presenceInfo w15:providerId="AD" w15:userId="S::F.L.McEvoy@lse.ac.uk::d8e48632-13fa-41c5-a8ea-d406c954e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0A"/>
    <w:rsid w:val="00056419"/>
    <w:rsid w:val="0007590A"/>
    <w:rsid w:val="001750DA"/>
    <w:rsid w:val="002162A4"/>
    <w:rsid w:val="00283853"/>
    <w:rsid w:val="0035246A"/>
    <w:rsid w:val="003C0B6F"/>
    <w:rsid w:val="003E3677"/>
    <w:rsid w:val="00420EF5"/>
    <w:rsid w:val="004B4177"/>
    <w:rsid w:val="005E24A8"/>
    <w:rsid w:val="006326BD"/>
    <w:rsid w:val="00676B61"/>
    <w:rsid w:val="00734E9F"/>
    <w:rsid w:val="007F14D4"/>
    <w:rsid w:val="008B3204"/>
    <w:rsid w:val="009427C4"/>
    <w:rsid w:val="00946465"/>
    <w:rsid w:val="00B5323D"/>
    <w:rsid w:val="00B626FE"/>
    <w:rsid w:val="00BA6D3F"/>
    <w:rsid w:val="00BD0B82"/>
    <w:rsid w:val="00BF6327"/>
    <w:rsid w:val="00C30126"/>
    <w:rsid w:val="00F45A0E"/>
    <w:rsid w:val="00F632A8"/>
    <w:rsid w:val="00F82B05"/>
    <w:rsid w:val="00FA65D9"/>
    <w:rsid w:val="00FB74D1"/>
    <w:rsid w:val="00FD5A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0E1E"/>
  <w15:chartTrackingRefBased/>
  <w15:docId w15:val="{D570FA68-DAA9-44DB-B5C1-D6AAD9108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75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075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075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075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075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075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075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075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075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590A"/>
    <w:pPr>
      <w:ind w:left="720"/>
      <w:contextualSpacing/>
    </w:pPr>
  </w:style>
  <w:style w:type="character" w:styleId="IntenseEmphasis">
    <w:name w:val="Intense Emphasis"/>
    <w:basedOn w:val="DefaultParagraphFont"/>
    <w:uiPriority w:val="21"/>
    <w:qFormat/>
    <w:rsid w:val="0007590A"/>
    <w:rPr>
      <w:i/>
      <w:iCs/>
      <w:color w:val="0F4761" w:themeColor="accent1" w:themeShade="BF"/>
    </w:rPr>
  </w:style>
  <w:style w:type="character" w:styleId="IntenseReference">
    <w:name w:val="Intense Reference"/>
    <w:basedOn w:val="DefaultParagraphFont"/>
    <w:uiPriority w:val="32"/>
    <w:qFormat/>
    <w:rsid w:val="0007590A"/>
    <w:rPr>
      <w:b/>
      <w:bCs/>
      <w:smallCaps/>
      <w:color w:val="0F4761" w:themeColor="accent1" w:themeShade="BF"/>
      <w:spacing w:val="5"/>
    </w:rPr>
  </w:style>
  <w:style w:type="character" w:styleId="Hyperlink">
    <w:name w:val="Hyperlink"/>
    <w:basedOn w:val="DefaultParagraphFont"/>
    <w:uiPriority w:val="99"/>
    <w:unhideWhenUsed/>
    <w:rsid w:val="008B3204"/>
    <w:rPr>
      <w:color w:val="467886" w:themeColor="hyperlink"/>
      <w:u w:val="single"/>
    </w:rPr>
  </w:style>
  <w:style w:type="character" w:styleId="UnresolvedMention">
    <w:name w:val="Unresolved Mention"/>
    <w:basedOn w:val="DefaultParagraphFont"/>
    <w:uiPriority w:val="99"/>
    <w:semiHidden/>
    <w:unhideWhenUsed/>
    <w:rsid w:val="008B3204"/>
    <w:rPr>
      <w:color w:val="605E5C"/>
      <w:shd w:val="clear" w:color="auto" w:fill="E1DFDD"/>
    </w:rPr>
  </w:style>
  <w:style w:type="table" w:styleId="TableGrid">
    <w:name w:val="Table Grid"/>
    <w:basedOn w:val="TableNormal"/>
    <w:uiPriority w:val="39"/>
    <w:rsid w:val="00632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B4177"/>
    <w:pPr>
      <w:spacing w:after="0" w:line="240" w:lineRule="auto"/>
    </w:pPr>
  </w:style>
  <w:style w:type="character" w:customStyle="1" w:styleId="Ttulo1Car">
    <w:name w:val="Título 1 Car"/>
    <w:basedOn w:val="DefaultParagraphFont"/>
    <w:uiPriority w:val="9"/>
    <w:rsid w:val="009464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rsid w:val="009464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946465"/>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946465"/>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946465"/>
    <w:rPr>
      <w:rFonts w:eastAsiaTheme="majorEastAsia" w:cstheme="majorBidi"/>
      <w:color w:val="0F4761" w:themeColor="accent1" w:themeShade="BF"/>
    </w:rPr>
  </w:style>
  <w:style w:type="character" w:customStyle="1" w:styleId="Ttulo6Car">
    <w:name w:val="Título 6 Car"/>
    <w:basedOn w:val="DefaultParagraphFont"/>
    <w:uiPriority w:val="9"/>
    <w:semiHidden/>
    <w:rsid w:val="00946465"/>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946465"/>
    <w:rPr>
      <w:rFonts w:eastAsiaTheme="majorEastAsia" w:cstheme="majorBidi"/>
      <w:color w:val="595959" w:themeColor="text1" w:themeTint="A6"/>
    </w:rPr>
  </w:style>
  <w:style w:type="character" w:customStyle="1" w:styleId="Ttulo8Car">
    <w:name w:val="Título 8 Car"/>
    <w:basedOn w:val="DefaultParagraphFont"/>
    <w:uiPriority w:val="9"/>
    <w:semiHidden/>
    <w:rsid w:val="00946465"/>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946465"/>
    <w:rPr>
      <w:rFonts w:eastAsiaTheme="majorEastAsia" w:cstheme="majorBidi"/>
      <w:color w:val="272727" w:themeColor="text1" w:themeTint="D8"/>
    </w:rPr>
  </w:style>
  <w:style w:type="character" w:customStyle="1" w:styleId="TtuloCar">
    <w:name w:val="Título Car"/>
    <w:basedOn w:val="DefaultParagraphFont"/>
    <w:uiPriority w:val="10"/>
    <w:rsid w:val="00946465"/>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946465"/>
    <w:rPr>
      <w:rFonts w:eastAsiaTheme="majorEastAsia" w:cstheme="majorBidi"/>
      <w:color w:val="595959" w:themeColor="text1" w:themeTint="A6"/>
      <w:spacing w:val="15"/>
      <w:sz w:val="28"/>
      <w:szCs w:val="28"/>
    </w:rPr>
  </w:style>
  <w:style w:type="character" w:customStyle="1" w:styleId="CitaCar">
    <w:name w:val="Cita Car"/>
    <w:basedOn w:val="DefaultParagraphFont"/>
    <w:uiPriority w:val="29"/>
    <w:rsid w:val="00946465"/>
    <w:rPr>
      <w:i/>
      <w:iCs/>
      <w:color w:val="404040" w:themeColor="text1" w:themeTint="BF"/>
    </w:rPr>
  </w:style>
  <w:style w:type="character" w:customStyle="1" w:styleId="CitadestacadaCar">
    <w:name w:val="Cita destacada Car"/>
    <w:basedOn w:val="DefaultParagraphFont"/>
    <w:uiPriority w:val="30"/>
    <w:rsid w:val="00946465"/>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london.gov.uk/elec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67eafd-e777-42a5-91bb-9440fd43b893}" enabled="0" method="" siteId="{5567eafd-e777-42a5-91bb-9440fd43b89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1131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Travers</dc:creator>
  <cp:keywords/>
  <dc:description/>
  <cp:lastModifiedBy>Quezada,AA (pgt)</cp:lastModifiedBy>
  <cp:revision>2</cp:revision>
  <dcterms:created xsi:type="dcterms:W3CDTF">2026-04-20T12:33:00Z</dcterms:created>
  <dcterms:modified xsi:type="dcterms:W3CDTF">2026-04-20T12:33:00Z</dcterms:modified>
</cp:coreProperties>
</file>